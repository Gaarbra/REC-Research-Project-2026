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Original and Final Question: To what extent do localized ZEV adoption rates  correlate with the persistence of NO2 and PM2.5 reductions across diverse Southern California cities post-COVID (2021 to 2026)?</w:t>
      </w:r>
    </w:p>
    <w:p w:rsidR="00000000" w:rsidDel="00000000" w:rsidP="00000000" w:rsidRDefault="00000000" w:rsidRPr="00000000" w14:paraId="0000000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Factors to consider with ZEV adoption rates:</w:t>
      </w:r>
    </w:p>
    <w:p w:rsidR="00000000" w:rsidDel="00000000" w:rsidP="00000000" w:rsidRDefault="00000000" w:rsidRPr="00000000" w14:paraId="00000004">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Rule 2305 or the Mitigation Fee Mismatch: Policy “Revenue” vs Local Benefit</w:t>
      </w:r>
    </w:p>
    <w:p w:rsidR="00000000" w:rsidDel="00000000" w:rsidP="00000000" w:rsidRDefault="00000000" w:rsidRPr="00000000" w14:paraId="00000005">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Health Sensitivity: CalEnviroScreen (5.0)</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Sources</w:t>
      </w:r>
    </w:p>
    <w:p w:rsidR="00000000" w:rsidDel="00000000" w:rsidP="00000000" w:rsidRDefault="00000000" w:rsidRPr="00000000" w14:paraId="0000000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Air Quality: EPA AirData (AQS): Using hourly and daily concentrations for NO2 and PM2.5 from 2021 to 2026</w:t>
      </w:r>
    </w:p>
    <w:p w:rsidR="00000000" w:rsidDel="00000000" w:rsidP="00000000" w:rsidRDefault="00000000" w:rsidRPr="00000000" w14:paraId="0000000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California Open Data (DMV/CES): Using for ZEV registration counts by zip code to measure fleet composition</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sz w:val="24"/>
          <w:szCs w:val="24"/>
          <w:u w:val="none"/>
        </w:rPr>
      </w:pPr>
      <w:del w:author="Annika Johnson" w:id="0" w:date="2026-03-11T03:17:59Z">
        <w:r w:rsidDel="00000000" w:rsidR="00000000" w:rsidRPr="00000000">
          <w:rPr>
            <w:rFonts w:ascii="Times New Roman" w:cs="Times New Roman" w:eastAsia="Times New Roman" w:hAnsi="Times New Roman"/>
            <w:sz w:val="24"/>
            <w:szCs w:val="24"/>
            <w:rtl w:val="0"/>
          </w:rPr>
          <w:delText xml:space="preserve">Rule 2305 data: Using to track warehouse compliance (mitigation fees vs. clean truck actions) from the F.I.N.D. tool and annual reports</w:delText>
        </w:r>
      </w:del>
      <w:r w:rsidDel="00000000" w:rsidR="00000000" w:rsidRPr="00000000">
        <w:rPr>
          <w:rtl w:val="0"/>
        </w:rPr>
      </w:r>
    </w:p>
    <w:p w:rsidR="00000000" w:rsidDel="00000000" w:rsidP="00000000" w:rsidRDefault="00000000" w:rsidRPr="00000000" w14:paraId="0000000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U.S. Census Bureau (ACS 5-Year Estimates): Median household income, education, attainment, and housing tenure (renters vs owners) → control variables for infrastructure</w:t>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CalEnvioScreen 5.0: Using vulnerability score and existing health burden indicators → incorporated as a moderating variable to test whether the relationship between ZEV adoption and air quality improvement differs across communities at varying environmental vulnerability.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Variables</w:t>
      </w:r>
    </w:p>
    <w:p w:rsidR="00000000" w:rsidDel="00000000" w:rsidP="00000000" w:rsidRDefault="00000000" w:rsidRPr="00000000" w14:paraId="00000010">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Independent: </w:t>
      </w:r>
    </w:p>
    <w:p w:rsidR="00000000" w:rsidDel="00000000" w:rsidP="00000000" w:rsidRDefault="00000000" w:rsidRPr="00000000" w14:paraId="00000011">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ZEV Adoption Rate: Total ZEVs/Total registered vehicles per city</w:t>
      </w:r>
    </w:p>
    <w:p w:rsidR="00000000" w:rsidDel="00000000" w:rsidP="00000000" w:rsidRDefault="00000000" w:rsidRPr="00000000" w14:paraId="00000012">
      <w:pPr>
        <w:numPr>
          <w:ilvl w:val="1"/>
          <w:numId w:val="8"/>
        </w:numPr>
        <w:ind w:left="1440" w:hanging="360"/>
        <w:rPr>
          <w:rFonts w:ascii="Times New Roman" w:cs="Times New Roman" w:eastAsia="Times New Roman" w:hAnsi="Times New Roman"/>
          <w:sz w:val="24"/>
          <w:szCs w:val="24"/>
          <w:u w:val="none"/>
        </w:rPr>
      </w:pPr>
      <w:del w:author="Annika Johnson" w:id="1" w:date="2026-03-11T03:17:49Z">
        <w:r w:rsidDel="00000000" w:rsidR="00000000" w:rsidRPr="00000000">
          <w:rPr>
            <w:rFonts w:ascii="Times New Roman" w:cs="Times New Roman" w:eastAsia="Times New Roman" w:hAnsi="Times New Roman"/>
            <w:sz w:val="24"/>
            <w:szCs w:val="24"/>
            <w:rtl w:val="0"/>
          </w:rPr>
          <w:delText xml:space="preserve">Rule 2305 Compliance Score: Ratio of action-based WAIRE points to total compliance obligation</w:delText>
        </w:r>
      </w:del>
      <w:r w:rsidDel="00000000" w:rsidR="00000000" w:rsidRPr="00000000">
        <w:rPr>
          <w:rtl w:val="0"/>
        </w:rPr>
      </w:r>
    </w:p>
    <w:p w:rsidR="00000000" w:rsidDel="00000000" w:rsidP="00000000" w:rsidRDefault="00000000" w:rsidRPr="00000000" w14:paraId="00000013">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Dependent:</w:t>
      </w:r>
    </w:p>
    <w:p w:rsidR="00000000" w:rsidDel="00000000" w:rsidP="00000000" w:rsidRDefault="00000000" w:rsidRPr="00000000" w14:paraId="00000014">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Annual mean concentration of NO2 and PM2.5 used as a persistence metric for pollution reduction</w:t>
      </w:r>
    </w:p>
    <w:p w:rsidR="00000000" w:rsidDel="00000000" w:rsidP="00000000" w:rsidRDefault="00000000" w:rsidRPr="00000000" w14:paraId="00000015">
      <w:pPr>
        <w:numPr>
          <w:ilvl w:val="0"/>
          <w:numId w:val="8"/>
        </w:numPr>
        <w:ind w:left="720" w:hanging="360"/>
        <w:rPr>
          <w:rFonts w:ascii="Times New Roman" w:cs="Times New Roman" w:eastAsia="Times New Roman" w:hAnsi="Times New Roman"/>
          <w:sz w:val="24"/>
          <w:szCs w:val="24"/>
          <w:u w:val="none"/>
        </w:rPr>
      </w:pPr>
      <w:commentRangeStart w:id="0"/>
      <w:r w:rsidDel="00000000" w:rsidR="00000000" w:rsidRPr="00000000">
        <w:rPr>
          <w:rFonts w:ascii="Times New Roman" w:cs="Times New Roman" w:eastAsia="Times New Roman" w:hAnsi="Times New Roman"/>
          <w:sz w:val="24"/>
          <w:szCs w:val="24"/>
          <w:rtl w:val="0"/>
        </w:rPr>
        <w:t xml:space="preserve">Moderating:</w:t>
      </w:r>
    </w:p>
    <w:p w:rsidR="00000000" w:rsidDel="00000000" w:rsidP="00000000" w:rsidRDefault="00000000" w:rsidRPr="00000000" w14:paraId="00000016">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CalEnviroScreen vulnerability quartile → used to stratify cities and assess whether policy effects are distributed equitably</w:t>
      </w:r>
    </w:p>
    <w:p w:rsidR="00000000" w:rsidDel="00000000" w:rsidP="00000000" w:rsidRDefault="00000000" w:rsidRPr="00000000" w14:paraId="00000017">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w:t>
      </w:r>
    </w:p>
    <w:p w:rsidR="00000000" w:rsidDel="00000000" w:rsidP="00000000" w:rsidRDefault="00000000" w:rsidRPr="00000000" w14:paraId="00000018">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Median household income and percentage of multi-unit dwellings (to account for charging infrastructure)</w:t>
      </w:r>
    </w:p>
    <w:p w:rsidR="00000000" w:rsidDel="00000000" w:rsidP="00000000" w:rsidRDefault="00000000" w:rsidRPr="00000000" w14:paraId="00000019">
      <w:pPr>
        <w:numPr>
          <w:ilvl w:val="1"/>
          <w:numId w:val="8"/>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CalEnviroScreen 5.0 composite score (control for pre-existing environmental burden and test for equity modertion effects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Management</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u w:val="none"/>
        </w:rPr>
      </w:pPr>
      <w:commentRangeStart w:id="1"/>
      <w:r w:rsidDel="00000000" w:rsidR="00000000" w:rsidRPr="00000000">
        <w:rPr>
          <w:rFonts w:ascii="Times New Roman" w:cs="Times New Roman" w:eastAsia="Times New Roman" w:hAnsi="Times New Roman"/>
          <w:sz w:val="24"/>
          <w:szCs w:val="24"/>
          <w:rtl w:val="0"/>
        </w:rPr>
        <w:t xml:space="preserve">Main problem is just reconciling datasets that exist at different spatial scales, like zip codes and census tracts (Still brainstorming)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4"/>
          <w:szCs w:val="24"/>
          <w:u w:val="none"/>
        </w:rPr>
      </w:pPr>
      <w:del w:author="Annika Johnson" w:id="2" w:date="2026-03-11T03:21:00Z">
        <w:r w:rsidDel="00000000" w:rsidR="00000000" w:rsidRPr="00000000">
          <w:rPr>
            <w:rFonts w:ascii="Times New Roman" w:cs="Times New Roman" w:eastAsia="Times New Roman" w:hAnsi="Times New Roman"/>
            <w:sz w:val="24"/>
            <w:szCs w:val="24"/>
            <w:rtl w:val="0"/>
          </w:rPr>
          <w:delText xml:space="preserve">Rule 2305 data cleanup is also a problem (Still brainstorming)</w:delText>
        </w:r>
      </w:del>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commentRangeStart w:id="2"/>
      <w:commentRangeStart w:id="3"/>
      <w:r w:rsidDel="00000000" w:rsidR="00000000" w:rsidRPr="00000000">
        <w:rPr>
          <w:rFonts w:ascii="Times New Roman" w:cs="Times New Roman" w:eastAsia="Times New Roman" w:hAnsi="Times New Roman"/>
          <w:sz w:val="24"/>
          <w:szCs w:val="24"/>
          <w:rtl w:val="0"/>
        </w:rPr>
        <w:t xml:space="preserve">Plan for Data</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Baseline Regression: Regress air quality on median income alone to establish the baseline wealth effect and quantify how much of the variance is explained by socioeconomic status</w:t>
      </w:r>
    </w:p>
    <w:p w:rsidR="00000000" w:rsidDel="00000000" w:rsidP="00000000" w:rsidRDefault="00000000" w:rsidRPr="00000000" w14:paraId="0000002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policy model: Add ZEV adoption rate,</w:t>
      </w:r>
      <w:del w:author="Annika Johnson" w:id="3" w:date="2026-03-11T03:26:02Z">
        <w:r w:rsidDel="00000000" w:rsidR="00000000" w:rsidRPr="00000000">
          <w:rPr>
            <w:rFonts w:ascii="Times New Roman" w:cs="Times New Roman" w:eastAsia="Times New Roman" w:hAnsi="Times New Roman"/>
            <w:sz w:val="24"/>
            <w:szCs w:val="24"/>
            <w:rtl w:val="0"/>
          </w:rPr>
          <w:delText xml:space="preserve"> Rule 2305 compliance score, </w:delText>
        </w:r>
      </w:del>
      <w:r w:rsidDel="00000000" w:rsidR="00000000" w:rsidRPr="00000000">
        <w:rPr>
          <w:rFonts w:ascii="Times New Roman" w:cs="Times New Roman" w:eastAsia="Times New Roman" w:hAnsi="Times New Roman"/>
          <w:sz w:val="24"/>
          <w:szCs w:val="24"/>
          <w:rtl w:val="0"/>
        </w:rPr>
        <w:t xml:space="preserve">and CalEnviroScreen composite score to the model. An increase in adjusted r^2 relative to the baseline shows that policy and enviromental burdens variables explain pollution outcomes beyond income alone</w:t>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test the research question idea on persistence, ZEV adoption in year Y is used to predict air quality in year Y+1 and Y+2. This tests whether adoption translates to durable improvements rather than short-term effects.</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4"/>
          <w:szCs w:val="24"/>
          <w:u w:val="none"/>
        </w:rPr>
      </w:pPr>
      <w:commentRangeStart w:id="4"/>
      <w:r w:rsidDel="00000000" w:rsidR="00000000" w:rsidRPr="00000000">
        <w:rPr>
          <w:rFonts w:ascii="Times New Roman" w:cs="Times New Roman" w:eastAsia="Times New Roman" w:hAnsi="Times New Roman"/>
          <w:sz w:val="24"/>
          <w:szCs w:val="24"/>
          <w:rtl w:val="0"/>
        </w:rPr>
        <w:t xml:space="preserve">Residual Analysis: Model residuals show cities that over- or underperform relative to their predicted air quality given socioeconomic and policy conditions. Ities are then stratified by calenviroscreen to assess whether high vulnerability communities capture equivalent gains from ZEV adoption as lower vulnerability cities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Draw trend lines comparing NO2 trajectory of a couple of cities like Claremont and Ontario from 2021 to 2026, </w:t>
      </w:r>
      <w:commentRangeStart w:id="5"/>
      <w:r w:rsidDel="00000000" w:rsidR="00000000" w:rsidRPr="00000000">
        <w:rPr>
          <w:rFonts w:ascii="Times New Roman" w:cs="Times New Roman" w:eastAsia="Times New Roman" w:hAnsi="Times New Roman"/>
          <w:sz w:val="24"/>
          <w:szCs w:val="24"/>
          <w:rtl w:val="0"/>
        </w:rPr>
        <w:t xml:space="preserve">spatial heat maps overlaying ZEV density against PM2.5 hotspots across SoCal, </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draw a scatter plot of CalEnviroScreen scores against model residuals to show equity gaps</w:t>
      </w:r>
      <w:r w:rsidDel="00000000" w:rsidR="00000000" w:rsidRPr="00000000">
        <w:br w:type="page"/>
      </w:r>
      <w:r w:rsidDel="00000000" w:rsidR="00000000" w:rsidRPr="00000000">
        <w:rPr>
          <w:rtl w:val="0"/>
        </w:rPr>
      </w:r>
    </w:p>
    <w:p w:rsidR="00000000" w:rsidDel="00000000" w:rsidP="00000000" w:rsidRDefault="00000000" w:rsidRPr="00000000" w14:paraId="00000029">
      <w:pPr>
        <w:pStyle w:val="Title"/>
        <w:jc w:val="center"/>
        <w:rPr>
          <w:rFonts w:ascii="Times New Roman" w:cs="Times New Roman" w:eastAsia="Times New Roman" w:hAnsi="Times New Roman"/>
          <w:b w:val="1"/>
          <w:bCs w:val="1"/>
          <w:sz w:val="28"/>
          <w:szCs w:val="28"/>
        </w:rPr>
      </w:pPr>
      <w:bookmarkStart w:colFirst="0" w:colLast="0" w:name="_tggceanx4tcy" w:id="0"/>
      <w:bookmarkEnd w:id="0"/>
      <w:r w:rsidDel="00000000" w:rsidR="00000000" w:rsidRPr="00000000">
        <w:rPr>
          <w:rFonts w:ascii="Times New Roman" w:cs="Times New Roman" w:eastAsia="Times New Roman" w:hAnsi="Times New Roman"/>
          <w:b w:val="1"/>
          <w:bCs w:val="1"/>
          <w:sz w:val="28"/>
          <w:szCs w:val="28"/>
          <w:rtl w:val="0"/>
        </w:rPr>
        <w:t xml:space="preserve">Data and Methods</w:t>
      </w:r>
    </w:p>
    <w:p w:rsidR="00000000" w:rsidDel="00000000" w:rsidP="00000000" w:rsidRDefault="00000000" w:rsidRPr="00000000" w14:paraId="0000002A">
      <w:pPr>
        <w:pStyle w:val="Heading1"/>
        <w:rPr>
          <w:rFonts w:ascii="Times New Roman" w:cs="Times New Roman" w:eastAsia="Times New Roman" w:hAnsi="Times New Roman"/>
          <w:b w:val="1"/>
          <w:bCs w:val="1"/>
          <w:sz w:val="24"/>
          <w:szCs w:val="24"/>
        </w:rPr>
      </w:pPr>
      <w:bookmarkStart w:colFirst="0" w:colLast="0" w:name="_as5262j0115p" w:id="1"/>
      <w:bookmarkEnd w:id="1"/>
      <w:r w:rsidDel="00000000" w:rsidR="00000000" w:rsidRPr="00000000">
        <w:rPr>
          <w:rFonts w:ascii="Times New Roman" w:cs="Times New Roman" w:eastAsia="Times New Roman" w:hAnsi="Times New Roman"/>
          <w:b w:val="1"/>
          <w:bCs w:val="1"/>
          <w:sz w:val="24"/>
          <w:szCs w:val="24"/>
          <w:rtl w:val="0"/>
        </w:rPr>
        <w:t xml:space="preserve">Research Question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extent to which localized zero-emission vehicle (ZEV) adoption rates correlate with the persistence of NO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and PM</w:t>
      </w:r>
      <w:r w:rsidDel="00000000" w:rsidR="00000000" w:rsidRPr="00000000">
        <w:rPr>
          <w:rFonts w:ascii="Times New Roman" w:cs="Times New Roman" w:eastAsia="Times New Roman" w:hAnsi="Times New Roman"/>
          <w:sz w:val="24"/>
          <w:szCs w:val="24"/>
          <w:vertAlign w:val="subscript"/>
          <w:rtl w:val="0"/>
        </w:rPr>
        <w:t xml:space="preserve">2.5 </w:t>
      </w:r>
      <w:r w:rsidDel="00000000" w:rsidR="00000000" w:rsidRPr="00000000">
        <w:rPr>
          <w:rFonts w:ascii="Times New Roman" w:cs="Times New Roman" w:eastAsia="Times New Roman" w:hAnsi="Times New Roman"/>
          <w:sz w:val="24"/>
          <w:szCs w:val="24"/>
          <w:rtl w:val="0"/>
        </w:rPr>
        <w:t xml:space="preserve">reductions across Southern California cities in the post-COVID period (2021-2025). The central motivation is to determine whether ZEV fleet penetration translates into durable air quality improvements and whether these benefits are equitably distributed across communities with varying levels of environmental vulnerability.</w:t>
      </w:r>
    </w:p>
    <w:p w:rsidR="00000000" w:rsidDel="00000000" w:rsidP="00000000" w:rsidRDefault="00000000" w:rsidRPr="00000000" w14:paraId="0000002C">
      <w:pPr>
        <w:pStyle w:val="Heading1"/>
        <w:rPr>
          <w:rFonts w:ascii="Times New Roman" w:cs="Times New Roman" w:eastAsia="Times New Roman" w:hAnsi="Times New Roman"/>
          <w:b w:val="1"/>
          <w:bCs w:val="1"/>
          <w:sz w:val="24"/>
          <w:szCs w:val="24"/>
        </w:rPr>
      </w:pPr>
      <w:bookmarkStart w:colFirst="0" w:colLast="0" w:name="_hh154zqeo09a" w:id="2"/>
      <w:bookmarkEnd w:id="2"/>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draws on five primary data sources. Air quality data are obtained from EPA AirData (AQS) platform and it provides hourly and daily concentration measurements for NO</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and PM</w:t>
      </w:r>
      <w:r w:rsidDel="00000000" w:rsidR="00000000" w:rsidRPr="00000000">
        <w:rPr>
          <w:rFonts w:ascii="Times New Roman" w:cs="Times New Roman" w:eastAsia="Times New Roman" w:hAnsi="Times New Roman"/>
          <w:sz w:val="24"/>
          <w:szCs w:val="24"/>
          <w:vertAlign w:val="subscript"/>
          <w:rtl w:val="0"/>
        </w:rPr>
        <w:t xml:space="preserve">2.5 </w:t>
      </w:r>
      <w:r w:rsidDel="00000000" w:rsidR="00000000" w:rsidRPr="00000000">
        <w:rPr>
          <w:rFonts w:ascii="Times New Roman" w:cs="Times New Roman" w:eastAsia="Times New Roman" w:hAnsi="Times New Roman"/>
          <w:sz w:val="24"/>
          <w:szCs w:val="24"/>
          <w:rtl w:val="0"/>
        </w:rPr>
        <w:t xml:space="preserve"> across monitoring stations in Southern California from 2021 to 2025. Annual mean concentrations are derived from these measurements and serve as the dependent variables in all regression models.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ZEV registration data are sourced from the California Open Data portal in the California DMV, giving ZEV registration counts by ZIP code. This is used to calculate a ZEV adoption rate, defined as the share of ZEVs among the total registered vehicles given in a particular area. Socioeconomic control variables associated with this such as median household income are drawn from the U.S. Census Bureau’s American Community Survey (ACS) 5-Year Estimates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del w:author="Annika Johnson" w:id="4" w:date="2026-03-23T02:18:36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vulnerability data are from CalEnvioScreen 5.0 and it provides a composite vulnerability score and component indicators for all California census tracts. The CalEnvioScreen composite score and vulnerability quartile classification are incorporated as a moderating variable to assess whether the relationship between ZEV adoption and air quality improvements varies across communities at differing levels of pre-existing environmental burden.</w:t>
      </w:r>
      <w:ins w:author="Annika Johnson" w:id="4" w:date="2026-03-23T02:18:36Z">
        <w:r w:rsidDel="00000000" w:rsidR="00000000" w:rsidRPr="00000000">
          <w:rPr>
            <w:rFonts w:ascii="Times New Roman" w:cs="Times New Roman" w:eastAsia="Times New Roman" w:hAnsi="Times New Roman"/>
            <w:sz w:val="24"/>
            <w:szCs w:val="24"/>
            <w:rtl w:val="0"/>
          </w:rPr>
          <w:t xml:space="preserve"> </w:t>
        </w:r>
      </w:ins>
      <w:del w:author="Annika Johnson" w:id="4" w:date="2026-03-23T02:18:36Z">
        <w:r w:rsidDel="00000000" w:rsidR="00000000" w:rsidRPr="00000000">
          <w:rPr>
            <w:rtl w:val="0"/>
          </w:rPr>
        </w:r>
      </w:del>
    </w:p>
    <w:p w:rsidR="00000000" w:rsidDel="00000000" w:rsidP="00000000" w:rsidRDefault="00000000" w:rsidRPr="00000000" w14:paraId="00000032">
      <w:pPr>
        <w:rPr>
          <w:del w:author="Annika Johnson" w:id="4" w:date="2026-03-23T02:18:36Z"/>
          <w:rFonts w:ascii="Times New Roman" w:cs="Times New Roman" w:eastAsia="Times New Roman" w:hAnsi="Times New Roman"/>
          <w:sz w:val="24"/>
          <w:szCs w:val="24"/>
        </w:rPr>
      </w:pPr>
      <w:del w:author="Annika Johnson" w:id="4" w:date="2026-03-23T02:18:36Z">
        <w:r w:rsidDel="00000000" w:rsidR="00000000" w:rsidRPr="00000000">
          <w:rPr>
            <w:rtl w:val="0"/>
          </w:rPr>
        </w:r>
      </w:del>
    </w:p>
    <w:p w:rsidR="00000000" w:rsidDel="00000000" w:rsidP="00000000" w:rsidRDefault="00000000" w:rsidRPr="00000000" w14:paraId="0000003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Pre-period (2020) values will be used for all moderating and control variables to avoid endogeneity.</w:t>
      </w:r>
    </w:p>
    <w:p w:rsidR="00000000" w:rsidDel="00000000" w:rsidP="00000000" w:rsidRDefault="00000000" w:rsidRPr="00000000" w14:paraId="0000003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 management challenge is adjusting datasets that exist at different scales. ZEV registrations are available at the ZIP-code level, Census variables are reported at the county subdivision level, and air quality monitors are distributed at a limited level and it is mainly at the metropolitan statistical area or county level. Given this geographic constraint, the primary unit of analysis for regression models will be the MSA or county with ZIP-to-tract crosswalks applied where feasible using the HUD USPS Crosswalk Files to aggregate sub-unit data upward.</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commentRangeStart w:id="6"/>
      <w:r w:rsidDel="00000000" w:rsidR="00000000" w:rsidRPr="00000000">
        <w:rPr>
          <w:rFonts w:ascii="Times New Roman" w:cs="Times New Roman" w:eastAsia="Times New Roman" w:hAnsi="Times New Roman"/>
          <w:b w:val="1"/>
          <w:bCs w:val="1"/>
          <w:sz w:val="24"/>
          <w:szCs w:val="24"/>
          <w:rtl w:val="0"/>
        </w:rPr>
        <w:t xml:space="preserve">Empirical Strategy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Equation Skeleton</w:t>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Air Quality = (starting point) + (things that might explain it) + (error)</w:t>
      </w:r>
    </w:p>
    <w:p w:rsidR="00000000" w:rsidDel="00000000" w:rsidP="00000000" w:rsidRDefault="00000000" w:rsidRPr="00000000" w14:paraId="000000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1: Baseline Model</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model regresses air quality outcomes on median household income alone to establish a baseline estimate of the socioeconomic gradient in pollution exposure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i,t</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Incom</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ε</m:t>
            </m:r>
          </m:e>
          <m:sub>
            <m:r>
              <w:rPr>
                <w:rFonts w:ascii="Times New Roman" w:cs="Times New Roman" w:eastAsia="Times New Roman" w:hAnsi="Times New Roman"/>
                <w:sz w:val="24"/>
                <w:szCs w:val="24"/>
              </w:rPr>
              <m:t xml:space="preserve">i,t</m:t>
            </m:r>
          </m:sub>
        </m:sSub>
      </m:oMath>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i,t</m:t>
            </m:r>
          </m:sub>
        </m:sSub>
      </m:oMath>
      <w:r w:rsidDel="00000000" w:rsidR="00000000" w:rsidRPr="00000000">
        <w:rPr>
          <w:rFonts w:ascii="Times New Roman" w:cs="Times New Roman" w:eastAsia="Times New Roman" w:hAnsi="Times New Roman"/>
          <w:sz w:val="24"/>
          <w:szCs w:val="24"/>
          <w:rtl w:val="0"/>
        </w:rPr>
        <w:t xml:space="preserve"> : annual mean concentration of NO2 and PM2.5 in area i in year t</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α</m:t>
            </m:r>
          </m:e>
          <m:sub>
            <m:r>
              <w:rPr>
                <w:rFonts w:ascii="Times New Roman" w:cs="Times New Roman" w:eastAsia="Times New Roman" w:hAnsi="Times New Roman"/>
                <w:sz w:val="24"/>
                <w:szCs w:val="24"/>
              </w:rPr>
              <m:t xml:space="preserve">0</m:t>
            </m:r>
          </m:sub>
        </m:sSub>
      </m:oMath>
      <w:r w:rsidDel="00000000" w:rsidR="00000000" w:rsidRPr="00000000">
        <w:rPr>
          <w:rFonts w:ascii="Times New Roman" w:cs="Times New Roman" w:eastAsia="Times New Roman" w:hAnsi="Times New Roman"/>
          <w:sz w:val="24"/>
          <w:szCs w:val="24"/>
          <w:rtl w:val="0"/>
        </w:rPr>
        <w:t xml:space="preserve">: pollution level in a city in a given year</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 Income: how much pollution changes for each dollar of median income</w:t>
      </w:r>
    </w:p>
    <w:p w:rsidR="00000000" w:rsidDel="00000000" w:rsidP="00000000" w:rsidRDefault="00000000" w:rsidRPr="00000000" w14:paraId="00000044">
      <w:pPr>
        <w:numPr>
          <w:ilvl w:val="1"/>
          <w:numId w:val="5"/>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Richer areas tend to have less pollution → the coefficient is probably negative</w:t>
      </w:r>
    </w:p>
    <w:p w:rsidR="00000000" w:rsidDel="00000000" w:rsidP="00000000" w:rsidRDefault="00000000" w:rsidRPr="00000000" w14:paraId="00000045">
      <w:pPr>
        <w:numPr>
          <w:ilvl w:val="0"/>
          <w:numId w:val="5"/>
        </w:numPr>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oMath>
      <w:r w:rsidDel="00000000" w:rsidR="00000000" w:rsidRPr="00000000">
        <w:rPr>
          <w:rFonts w:ascii="Times New Roman" w:cs="Times New Roman" w:eastAsia="Times New Roman" w:hAnsi="Times New Roman"/>
          <w:sz w:val="24"/>
          <w:szCs w:val="24"/>
          <w:rtl w:val="0"/>
        </w:rPr>
        <w:t xml:space="preserve">: year fixed effects (accounts for the fact that 2022 was just different from 2024 regardless of anything else like post-COVID recovery)</w:t>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m:t>ε</m:t>
            </m:r>
          </m:e>
          <m:sub>
            <m:r>
              <w:rPr>
                <w:rFonts w:ascii="Times New Roman" w:cs="Times New Roman" w:eastAsia="Times New Roman" w:hAnsi="Times New Roman"/>
                <w:sz w:val="24"/>
                <w:szCs w:val="24"/>
              </w:rPr>
              <m:t xml:space="preserve">i,t</m:t>
            </m:r>
          </m:sub>
        </m:sSub>
      </m:oMath>
      <w:r w:rsidDel="00000000" w:rsidR="00000000" w:rsidRPr="00000000">
        <w:rPr>
          <w:rFonts w:ascii="Times New Roman" w:cs="Times New Roman" w:eastAsia="Times New Roman" w:hAnsi="Times New Roman"/>
          <w:sz w:val="24"/>
          <w:szCs w:val="24"/>
          <w:rtl w:val="0"/>
        </w:rPr>
        <w:t xml:space="preserve">: error</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This model answers how much air quality differences between cities can be explained by income alone?</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2: Adding ZEV adoption and environmental burden (Same as Model 1 but with other factors)</w:t>
        <w:br w:type="textWrapping"/>
        <w:br w:type="textWrapping"/>
        <w:t xml:space="preserve">ZEV Rate = (BEV + PHEV + FCEV) / (BEV + PHEV + FCEV + Diesel + Flex Fuel + Gasoline + Gasoline Hybrid + Natural Gas + Propane)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model adds ZEV adoption rate and the CalEnviroScreen composite score to assess whether policy and environmental burden variables explain variation in air quality outcomes beyond income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i,t</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Incom</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e>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ZE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i,t</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ε</m:t>
            </m:r>
          </m:e>
          <m:sub>
            <m:r>
              <w:rPr>
                <w:rFonts w:ascii="Times New Roman" w:cs="Times New Roman" w:eastAsia="Times New Roman" w:hAnsi="Times New Roman"/>
                <w:sz w:val="24"/>
                <w:szCs w:val="24"/>
              </w:rPr>
              <m:t xml:space="preserve">i,t</m:t>
            </m:r>
          </m:sub>
        </m:sSub>
      </m:oMath>
      <w:r w:rsidDel="00000000" w:rsidR="00000000" w:rsidRPr="00000000">
        <w:rPr>
          <w:rtl w:val="0"/>
        </w:rPr>
      </w:r>
    </w:p>
    <w:p w:rsidR="00000000" w:rsidDel="00000000" w:rsidP="00000000" w:rsidRDefault="00000000" w:rsidRPr="00000000" w14:paraId="0000004F">
      <w:pPr>
        <w:numPr>
          <w:ilvl w:val="0"/>
          <w:numId w:val="1"/>
        </w:numPr>
        <w:ind w:left="720" w:hanging="360"/>
        <w:rPr>
          <w:rFonts w:ascii="Times New Roman" w:cs="Times New Roman" w:eastAsia="Times New Roman" w:hAnsi="Times New Roman"/>
          <w:sz w:val="24"/>
          <w:szCs w:val="24"/>
        </w:rPr>
      </w:pPr>
      <m:oMath>
        <m:sSub>
          <m:e>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2</m:t>
                </m:r>
              </m:sub>
            </m:sSub>
          </m:e>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ZEV</m:t>
        </m:r>
      </m:oMath>
      <w:r w:rsidDel="00000000" w:rsidR="00000000" w:rsidRPr="00000000">
        <w:rPr>
          <w:rFonts w:ascii="Times New Roman" w:cs="Times New Roman" w:eastAsia="Times New Roman" w:hAnsi="Times New Roman"/>
          <w:sz w:val="24"/>
          <w:szCs w:val="24"/>
          <w:rtl w:val="0"/>
        </w:rPr>
        <w:t xml:space="preserve">: the effect on ZEV adoption rate</w:t>
      </w:r>
    </w:p>
    <w:p w:rsidR="00000000" w:rsidDel="00000000" w:rsidP="00000000" w:rsidRDefault="00000000" w:rsidRPr="00000000" w14:paraId="00000050">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If more ZEVs, less pollution → should be negative</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rPr>
      </w:pPr>
      <m:oMath>
        <m:sSub>
          <m:e>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3</m:t>
                </m:r>
              </m:sub>
            </m:sSub>
          </m:e>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CES</m:t>
        </m:r>
      </m:oMath>
      <w:r w:rsidDel="00000000" w:rsidR="00000000" w:rsidRPr="00000000">
        <w:rPr>
          <w:rFonts w:ascii="Times New Roman" w:cs="Times New Roman" w:eastAsia="Times New Roman" w:hAnsi="Times New Roman"/>
          <w:sz w:val="24"/>
          <w:szCs w:val="24"/>
          <w:rtl w:val="0"/>
        </w:rPr>
        <w:t xml:space="preserve">: CalEnviroScreen score (a measure of pre-existing environmental vulnerability)</w:t>
      </w:r>
    </w:p>
    <w:p w:rsidR="00000000" w:rsidDel="00000000" w:rsidP="00000000" w:rsidRDefault="00000000" w:rsidRPr="00000000" w14:paraId="00000053">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Controls the fact that some cities start out much more polluted</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If the model’s adjusted R^2 goes up compared to Model 1, then that means ZEVs and environmental burden are doing explanatory work, not just riding on income.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3: Persistence Test</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model tests whether ZEV adoption produces durable rather than contemporary air quality improvements.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i,t</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Incom</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e>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ZE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i,t-</m:t>
            </m:r>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CES)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ε</m:t>
            </m:r>
          </m:e>
          <m:sub>
            <m:r>
              <w:rPr>
                <w:rFonts w:ascii="Times New Roman" w:cs="Times New Roman" w:eastAsia="Times New Roman" w:hAnsi="Times New Roman"/>
                <w:sz w:val="24"/>
                <w:szCs w:val="24"/>
              </w:rPr>
              <m:t xml:space="preserve">i,t</m:t>
            </m:r>
          </m:sub>
        </m:sSub>
      </m:oMath>
      <w:del w:author="Gabriel Girma" w:id="5" w:date="2026-03-22T02:25:34Z">
        <w:commentRangeStart w:id="7"/>
        <w:commentRangeStart w:id="8"/>
        <w:commentRangeStart w:id="9"/>
      </w:del>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This is basically the core of my research question. If the coefficient is significant, that means that ZEV adoption doesn’t just coincide with better air quality, it precedes it, making it stronger evidence of a real effect.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4: Interaction Model</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commentRangeStart w:id="10"/>
      <m:oMath>
        <m:r>
          <w:rPr>
            <w:rFonts w:ascii="Times New Roman" w:cs="Times New Roman" w:eastAsia="Times New Roman" w:hAnsi="Times New Roman"/>
            <w:sz w:val="24"/>
            <w:szCs w:val="24"/>
          </w:rPr>
          <m:t xml:space="preserve">A</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Q</m:t>
            </m:r>
          </m:e>
          <m:sub>
            <m:r>
              <w:rPr>
                <w:rFonts w:ascii="Times New Roman" w:cs="Times New Roman" w:eastAsia="Times New Roman" w:hAnsi="Times New Roman"/>
                <w:sz w:val="24"/>
                <w:szCs w:val="24"/>
              </w:rPr>
              <m:t xml:space="preserve">i,t</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α</m:t>
            </m:r>
          </m:e>
          <m:sub>
            <m:r>
              <w:rPr>
                <w:rFonts w:ascii="Times New Roman" w:cs="Times New Roman" w:eastAsia="Times New Roman" w:hAnsi="Times New Roman"/>
                <w:sz w:val="24"/>
                <w:szCs w:val="24"/>
              </w:rPr>
              <m:t xml:space="preserve">0</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Incom</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2</m:t>
                </m:r>
              </m:sub>
            </m:sSub>
          </m:e>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ZE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i,t-1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3</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CES)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4 </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(ZEV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CES))+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ε</m:t>
            </m:r>
          </m:e>
          <m:sub>
            <m:r>
              <w:rPr>
                <w:rFonts w:ascii="Times New Roman" w:cs="Times New Roman" w:eastAsia="Times New Roman" w:hAnsi="Times New Roman"/>
                <w:sz w:val="24"/>
                <w:szCs w:val="24"/>
              </w:rPr>
              <m:t xml:space="preserve">i,t</m:t>
            </m:r>
          </m:sub>
        </m:sSub>
      </m:oMath>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7"/>
        </w:numPr>
        <w:ind w:left="720" w:hanging="360"/>
        <w:rPr>
          <w:rFonts w:ascii="Times New Roman" w:cs="Times New Roman" w:eastAsia="Times New Roman" w:hAnsi="Times New Roman"/>
          <w:sz w:val="24"/>
          <w:szCs w:val="24"/>
          <w:u w:val="none"/>
        </w:rPr>
      </w:pPr>
      <m:oMath>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β</m:t>
            </m:r>
          </m:e>
          <m:sub>
            <m:r>
              <w:rPr>
                <w:rFonts w:ascii="Times New Roman" w:cs="Times New Roman" w:eastAsia="Times New Roman" w:hAnsi="Times New Roman"/>
                <w:sz w:val="24"/>
                <w:szCs w:val="24"/>
              </w:rPr>
              <m:t xml:space="preserve">4 </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(ZEV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CES))</m:t>
        </m:r>
      </m:oMath>
      <w:r w:rsidDel="00000000" w:rsidR="00000000" w:rsidRPr="00000000">
        <w:rPr>
          <w:rFonts w:ascii="Times New Roman" w:cs="Times New Roman" w:eastAsia="Times New Roman" w:hAnsi="Times New Roman"/>
          <w:sz w:val="24"/>
          <w:szCs w:val="24"/>
          <w:rtl w:val="0"/>
        </w:rPr>
        <w:t xml:space="preserve">: This is the interaction term (ZEV adoption multiplied by the CalEnviroScreen).</w:t>
      </w:r>
    </w:p>
    <w:p w:rsidR="00000000" w:rsidDel="00000000" w:rsidP="00000000" w:rsidRDefault="00000000" w:rsidRPr="00000000" w14:paraId="00000065">
      <w:pPr>
        <w:numPr>
          <w:ilvl w:val="1"/>
          <w:numId w:val="7"/>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captures the idea that the effect of ZEV adoption might be different depending on a community’s vulnerability. If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4 </m:t>
            </m:r>
          </m:sub>
        </m:sSub>
      </m:oMath>
      <w:r w:rsidDel="00000000" w:rsidR="00000000" w:rsidRPr="00000000">
        <w:rPr>
          <w:rFonts w:ascii="Times New Roman" w:cs="Times New Roman" w:eastAsia="Times New Roman" w:hAnsi="Times New Roman"/>
          <w:sz w:val="24"/>
          <w:szCs w:val="24"/>
          <w:rtl w:val="0"/>
        </w:rPr>
        <w:t xml:space="preserve"> &gt; 0, then it means that the air quality benefit of EVs is smaller in higher-burden communities (an equity gap). If </w:t>
      </w:r>
      <m:oMath>
        <m:sSub>
          <m:sSubPr>
            <m:ctrlPr>
              <w:rPr>
                <w:rFonts w:ascii="Times New Roman" w:cs="Times New Roman" w:eastAsia="Times New Roman" w:hAnsi="Times New Roman"/>
                <w:sz w:val="24"/>
                <w:szCs w:val="24"/>
              </w:rPr>
            </m:ctrlPr>
          </m:sSubPr>
          <m:e>
            <m:r>
              <m:t>β</m:t>
            </m:r>
          </m:e>
          <m:sub>
            <m:r>
              <w:rPr>
                <w:rFonts w:ascii="Times New Roman" w:cs="Times New Roman" w:eastAsia="Times New Roman" w:hAnsi="Times New Roman"/>
                <w:sz w:val="24"/>
                <w:szCs w:val="24"/>
              </w:rPr>
              <m:t xml:space="preserve">4 </m:t>
            </m:r>
          </m:sub>
        </m:sSub>
      </m:oMath>
      <w:r w:rsidDel="00000000" w:rsidR="00000000" w:rsidRPr="00000000">
        <w:rPr>
          <w:rFonts w:ascii="Times New Roman" w:cs="Times New Roman" w:eastAsia="Times New Roman" w:hAnsi="Times New Roman"/>
          <w:sz w:val="24"/>
          <w:szCs w:val="24"/>
          <w:rtl w:val="0"/>
        </w:rPr>
        <w:t xml:space="preserve">&lt; 0, then those communities actually benefit more per ZEV adopted.</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Interaction terms just means “the effect on X depends on the level of Z”</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Cities</w:t>
      </w:r>
    </w:p>
    <w:p w:rsidR="00000000" w:rsidDel="00000000" w:rsidP="00000000" w:rsidRDefault="00000000" w:rsidRPr="00000000" w14:paraId="0000006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on Inland cities and analyze nearby cities to have fewer counting factors</w:t>
      </w:r>
    </w:p>
    <w:p w:rsidR="00000000" w:rsidDel="00000000" w:rsidP="00000000" w:rsidRDefault="00000000" w:rsidRPr="00000000" w14:paraId="0000006C">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Avoid coastal cities</w:t>
      </w:r>
    </w:p>
    <w:p w:rsidR="00000000" w:rsidDel="00000000" w:rsidP="00000000" w:rsidRDefault="00000000" w:rsidRPr="00000000" w14:paraId="0000006D">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24-HR BLK AVG</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ika Johnson" w:id="0" w:date="2026-03-11T03:20:55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important to use pre-period values (maybe 2020) values for moderators and controls like this. Also, please clarify whether you'll use the composite score or the vulnerability quartile for your heterogeneity analyses.</w:t>
      </w:r>
    </w:p>
  </w:comment>
  <w:comment w:author="Annika Johnson" w:id="5" w:date="2026-03-11T03:29:51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in mind whether all these visualizations are feasible given time constraints</w:t>
      </w:r>
    </w:p>
  </w:comment>
  <w:comment w:author="Annika Johnson" w:id="10" w:date="2026-03-23T15:19:37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that your interaction is with the same lag as the uninteracted version</w:t>
      </w:r>
    </w:p>
  </w:comment>
  <w:comment w:author="Annika Johnson" w:id="4" w:date="2026-03-11T03:33:31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way to look at moderators is to include an interaction term for (ZEV adoption * Enviroscreen score). If you are not familiar with interaction terms you can read more here: https://theeffectbook.net/ch-StatisticalAdjustment.html#interaction-terms and/or ask me any questions</w:t>
      </w:r>
    </w:p>
  </w:comment>
  <w:comment w:author="Annika Johnson" w:id="2" w:date="2026-03-11T03:28:4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will be important to include year fixed-effects in these regressions to avoid spurious correlations</w:t>
      </w:r>
    </w:p>
  </w:comment>
  <w:comment w:author="Annika Johnson" w:id="3" w:date="2026-03-11T03:31:50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not familiar with time fixed-effects you can read more here: https://theeffectbook.net/ch-FixedEffects.html and/or ask me any questions</w:t>
      </w:r>
    </w:p>
  </w:comment>
  <w:comment w:author="Gabriel Girma" w:id="7" w:date="2026-03-22T02:25:45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do t-2 or both</w:t>
      </w:r>
    </w:p>
  </w:comment>
  <w:comment w:author="Annika Johnson" w:id="8" w:date="2026-03-23T02:22:0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 including both makes sense - maybe first t-1 and then both</w:t>
      </w:r>
    </w:p>
  </w:comment>
  <w:comment w:author="Annika Johnson" w:id="9" w:date="2026-03-23T15:21:4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tests for ideal number of lags are Bayesian Schwarz Information Criterion and Akaike Information Criterion</w:t>
      </w:r>
    </w:p>
  </w:comment>
  <w:comment w:author="Annika Johnson" w:id="1" w:date="2026-03-11T03:25:39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some crosswalks between zip codes and census tracts e.g. here: https://www.huduser.gov/portal/datasets/usps_crosswalk.html. However I think we discussed last week that the air quality data is not very specific in terms of geography (maybe only MSA level), in which case you would probably have to perform your analyses at the MSA level</w:t>
      </w:r>
    </w:p>
  </w:comment>
  <w:comment w:author="Annika Johnson" w:id="6" w:date="2026-03-23T02:35:25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can definitely be cleaned up but that is completely fine to save for your later draft!! my main piece of remaining feedback is that you should be cautious in your discussions of correlation vs causation. I think that when you are using lagged ZEV adoption rate, you have a pretty good argument for causality, but it is more tenuous for the other variables.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